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CFE4" w14:textId="748A26BB" w:rsidR="00BA0A3E" w:rsidRDefault="00C72A0E" w:rsidP="00C72A0E">
      <w:r>
        <w:t>THE HOUSE AT THE END OF THE ROAD</w:t>
      </w:r>
    </w:p>
    <w:p w14:paraId="69884745" w14:textId="2C230426" w:rsidR="00C72A0E" w:rsidRDefault="00C72A0E" w:rsidP="00C72A0E">
      <w:r>
        <w:t>a novel</w:t>
      </w:r>
    </w:p>
    <w:p w14:paraId="2DA01E01" w14:textId="72ABDD6F" w:rsidR="00C72A0E" w:rsidRDefault="00C72A0E">
      <w:r>
        <w:br w:type="page"/>
      </w:r>
    </w:p>
    <w:p w14:paraId="465AD9B2" w14:textId="265E4A92" w:rsidR="00C72A0E" w:rsidRDefault="00C72A0E" w:rsidP="00C72A0E">
      <w:r>
        <w:lastRenderedPageBreak/>
        <w:t>For everyone who stopped expecting visitors.</w:t>
      </w:r>
    </w:p>
    <w:p w14:paraId="0F8E26DF" w14:textId="5B75FF4B" w:rsidR="00C72A0E" w:rsidRDefault="00C72A0E">
      <w:r>
        <w:br w:type="page"/>
      </w:r>
    </w:p>
    <w:p w14:paraId="58CFC89F" w14:textId="36505693" w:rsidR="00C72A0E" w:rsidRDefault="00C72A0E" w:rsidP="00C72A0E">
      <w:r>
        <w:lastRenderedPageBreak/>
        <w:t>CONTENTS</w:t>
      </w:r>
    </w:p>
    <w:p w14:paraId="2394FC01" w14:textId="681A9C70" w:rsidR="00C72A0E" w:rsidRDefault="00C72A0E">
      <w:pPr>
        <w:pStyle w:val="TOC1"/>
        <w:tabs>
          <w:tab w:val="right" w:leader="dot" w:pos="9016"/>
        </w:tabs>
        <w:rPr>
          <w:noProof/>
        </w:rPr>
      </w:pPr>
      <w:r>
        <w:fldChar w:fldCharType="begin"/>
      </w:r>
      <w:r>
        <w:instrText xml:space="preserve"> TOC \o "1-1" </w:instrText>
      </w:r>
      <w:r>
        <w:fldChar w:fldCharType="separate"/>
      </w:r>
      <w:r>
        <w:rPr>
          <w:noProof/>
        </w:rPr>
        <w:t>CHAPTER ONE</w:t>
      </w:r>
      <w:r>
        <w:rPr>
          <w:noProof/>
        </w:rPr>
        <w:tab/>
      </w:r>
      <w:r>
        <w:rPr>
          <w:noProof/>
        </w:rPr>
        <w:fldChar w:fldCharType="begin"/>
      </w:r>
      <w:r>
        <w:rPr>
          <w:noProof/>
        </w:rPr>
        <w:instrText xml:space="preserve"> PAGEREF _Toc241132013 \h </w:instrText>
      </w:r>
      <w:r>
        <w:rPr>
          <w:noProof/>
        </w:rPr>
      </w:r>
      <w:r>
        <w:rPr>
          <w:noProof/>
        </w:rPr>
        <w:fldChar w:fldCharType="separate"/>
      </w:r>
      <w:r>
        <w:rPr>
          <w:noProof/>
        </w:rPr>
        <w:t>4</w:t>
      </w:r>
      <w:r>
        <w:rPr>
          <w:noProof/>
        </w:rPr>
        <w:fldChar w:fldCharType="end"/>
      </w:r>
    </w:p>
    <w:p w14:paraId="25947E31" w14:textId="24FAF4EF" w:rsidR="00C72A0E" w:rsidRDefault="00C72A0E">
      <w:pPr>
        <w:pStyle w:val="TOC1"/>
        <w:tabs>
          <w:tab w:val="right" w:leader="dot" w:pos="9016"/>
        </w:tabs>
        <w:rPr>
          <w:noProof/>
        </w:rPr>
      </w:pPr>
      <w:r>
        <w:rPr>
          <w:noProof/>
        </w:rPr>
        <w:t>CHAPTER TWO</w:t>
      </w:r>
      <w:r>
        <w:rPr>
          <w:noProof/>
        </w:rPr>
        <w:tab/>
      </w:r>
      <w:r>
        <w:rPr>
          <w:noProof/>
        </w:rPr>
        <w:fldChar w:fldCharType="begin"/>
      </w:r>
      <w:r>
        <w:rPr>
          <w:noProof/>
        </w:rPr>
        <w:instrText xml:space="preserve"> PAGEREF _Toc241132014 \h </w:instrText>
      </w:r>
      <w:r>
        <w:rPr>
          <w:noProof/>
        </w:rPr>
      </w:r>
      <w:r>
        <w:rPr>
          <w:noProof/>
        </w:rPr>
        <w:fldChar w:fldCharType="separate"/>
      </w:r>
      <w:r>
        <w:rPr>
          <w:noProof/>
        </w:rPr>
        <w:t>5</w:t>
      </w:r>
      <w:r>
        <w:rPr>
          <w:noProof/>
        </w:rPr>
        <w:fldChar w:fldCharType="end"/>
      </w:r>
    </w:p>
    <w:p w14:paraId="4CB9F0BF" w14:textId="10042405" w:rsidR="00C72A0E" w:rsidRDefault="00C72A0E">
      <w:pPr>
        <w:pStyle w:val="TOC1"/>
        <w:tabs>
          <w:tab w:val="right" w:leader="dot" w:pos="9016"/>
        </w:tabs>
        <w:rPr>
          <w:noProof/>
        </w:rPr>
      </w:pPr>
      <w:r>
        <w:rPr>
          <w:noProof/>
        </w:rPr>
        <w:t>ΚΕΦΑΛΑΙΟ ΤΡΙΤΟ</w:t>
      </w:r>
      <w:r>
        <w:rPr>
          <w:noProof/>
        </w:rPr>
        <w:tab/>
      </w:r>
      <w:r>
        <w:rPr>
          <w:noProof/>
        </w:rPr>
        <w:fldChar w:fldCharType="begin"/>
      </w:r>
      <w:r>
        <w:rPr>
          <w:noProof/>
        </w:rPr>
        <w:instrText xml:space="preserve"> PAGEREF _Toc241132015 \h </w:instrText>
      </w:r>
      <w:r>
        <w:rPr>
          <w:noProof/>
        </w:rPr>
      </w:r>
      <w:r>
        <w:rPr>
          <w:noProof/>
        </w:rPr>
        <w:fldChar w:fldCharType="separate"/>
      </w:r>
      <w:r>
        <w:rPr>
          <w:noProof/>
        </w:rPr>
        <w:t>5</w:t>
      </w:r>
      <w:r>
        <w:rPr>
          <w:noProof/>
        </w:rPr>
        <w:fldChar w:fldCharType="end"/>
      </w:r>
    </w:p>
    <w:p w14:paraId="1455AC27" w14:textId="6CAA50DD" w:rsidR="00C72A0E" w:rsidRDefault="00C72A0E">
      <w:pPr>
        <w:pStyle w:val="TOC1"/>
        <w:tabs>
          <w:tab w:val="right" w:leader="dot" w:pos="9016"/>
        </w:tabs>
        <w:rPr>
          <w:noProof/>
        </w:rPr>
      </w:pPr>
      <w:r>
        <w:rPr>
          <w:noProof/>
        </w:rPr>
        <w:t>COLOPHON</w:t>
      </w:r>
      <w:r>
        <w:rPr>
          <w:noProof/>
        </w:rPr>
        <w:tab/>
      </w:r>
      <w:r>
        <w:rPr>
          <w:noProof/>
        </w:rPr>
        <w:fldChar w:fldCharType="begin"/>
      </w:r>
      <w:r>
        <w:rPr>
          <w:noProof/>
        </w:rPr>
        <w:instrText xml:space="preserve"> PAGEREF _Toc241132016 \h </w:instrText>
      </w:r>
      <w:r>
        <w:rPr>
          <w:noProof/>
        </w:rPr>
      </w:r>
      <w:r>
        <w:rPr>
          <w:noProof/>
        </w:rPr>
        <w:fldChar w:fldCharType="separate"/>
      </w:r>
      <w:r>
        <w:rPr>
          <w:noProof/>
        </w:rPr>
        <w:t>5</w:t>
      </w:r>
      <w:r>
        <w:rPr>
          <w:noProof/>
        </w:rPr>
        <w:fldChar w:fldCharType="end"/>
      </w:r>
    </w:p>
    <w:p w14:paraId="4393D55E" w14:textId="35BA02B3" w:rsidR="00C72A0E" w:rsidRDefault="00C72A0E" w:rsidP="00C72A0E">
      <w:r>
        <w:fldChar w:fldCharType="end"/>
      </w:r>
    </w:p>
    <w:p w14:paraId="10C61739" w14:textId="1A75B25C" w:rsidR="00C72A0E" w:rsidRDefault="00C72A0E">
      <w:r>
        <w:br w:type="page"/>
      </w:r>
    </w:p>
    <w:p w14:paraId="3048464B" w14:textId="5FBD810A" w:rsidR="00C72A0E" w:rsidRDefault="00C72A0E" w:rsidP="00C72A0E">
      <w:pPr>
        <w:pStyle w:val="Heading1"/>
      </w:pPr>
      <w:bookmarkStart w:id="0" w:name="_Toc241132013"/>
      <w:r>
        <w:lastRenderedPageBreak/>
        <w:t>CHAPTER ONE</w:t>
      </w:r>
      <w:bookmarkEnd w:id="0"/>
    </w:p>
    <w:p w14:paraId="6372F30D" w14:textId="61F7554F" w:rsidR="00C72A0E" w:rsidRDefault="00C72A0E" w:rsidP="00C72A0E">
      <w:r>
        <w:t>The house stood at the end of a road that no map admitted to, and the people who lived there had long since stopped expecting visitors. Rain came in from the sea most afternoons; the shutters were closed against it, and the lamps were lit early, so that from the hill the windows looked like a row of coals banked for the night. Nobody could say when the last letter had arrived. The house stood at the end of a road that no map admitted to, and the people who lived there had long since stopped expecting visitors. Rain came in from the sea most afternoons; the shutters were closed against it, and the lamps were lit early, so that from the hill the windows looked like a row of coals banked for the night. Nobody could say when the last letter had arrived. The letter, when it came, was addressed to nobody.</w:t>
      </w:r>
      <w:r>
        <w:rPr>
          <w:rStyle w:val="FootnoteReference"/>
        </w:rPr>
        <w:footnoteReference w:id="1"/>
      </w:r>
      <w:r>
        <w:t xml:space="preserve"> The house stood at the end of a road that no map admitted to, and the people who lived there had long since stopped expecting visitors. Rain came in from the sea most afternoons; the shutters were closed against it, and the lamps were lit early, so that from the hill the windows looked like a row of coals banked for the night. Nobody could say when the last letter had arrived. </w:t>
      </w:r>
    </w:p>
    <w:p w14:paraId="1084C645" w14:textId="0BCC6078" w:rsidR="00C72A0E" w:rsidRDefault="00C72A0E" w:rsidP="00C72A0E">
      <w:r>
        <w:t xml:space="preserve">She read it twice before she understood it. </w:t>
      </w:r>
      <w:ins w:id="1" w:author="Author" w:date="2026-09-24T08:46:00Z" w16du:dateUtc="2026-09-24T05:46:00Z">
        <w:r>
          <w:t xml:space="preserve">It had been written in a hurry. </w:t>
        </w:r>
      </w:ins>
      <w:del w:id="2" w:author="Author" w:date="2026-09-24T08:46:00Z" w16du:dateUtc="2026-09-24T05:46:00Z">
        <w:r w:rsidDel="00C72A0E">
          <w:delText xml:space="preserve">It was very short. </w:delText>
        </w:r>
      </w:del>
      <w:r>
        <w:t xml:space="preserve">The house stood at the end of a road that no map admitted to, and the people who lived there had long since stopped expecting visitors. Rain came in from the sea most afternoons; the shutters were closed against it, and the lamps were lit early, so that from the hill the windows looked like a row of coals banked for the night. Nobody could say when the last letter had arrived. </w:t>
      </w:r>
    </w:p>
    <w:p w14:paraId="49895715" w14:textId="7E133057" w:rsidR="00C72A0E" w:rsidRDefault="00C72A0E" w:rsidP="00C72A0E">
      <w:r>
        <w:t>A well</w:t>
      </w:r>
      <w:r>
        <w:noBreakHyphen/>
        <w:t>known name was signed at the bottom, in a hand she half</w:t>
      </w:r>
      <w:r>
        <w:softHyphen/>
        <w:t xml:space="preserve">recognised. The house stood at the end of a road that no map admitted to, and the people who lived there had long since stopped expecting visitors. Rain came in from the sea most afternoons; the shutters were closed against it, and the lamps were lit early, so that from the hill the windows looked like a row of coals banked for the night. Nobody could say when the last letter had arrived. </w:t>
      </w:r>
    </w:p>
    <w:p w14:paraId="497D6041" w14:textId="2D9DAAE1" w:rsidR="00C72A0E" w:rsidRDefault="00C72A0E" w:rsidP="00C72A0E">
      <w:commentRangeStart w:id="3"/>
      <w:r>
        <w:t>Nobody</w:t>
      </w:r>
      <w:commentRangeEnd w:id="3"/>
      <w:r>
        <w:rPr>
          <w:rStyle w:val="CommentReference"/>
          <w:sz w:val="24"/>
          <w:szCs w:val="24"/>
        </w:rPr>
        <w:commentReference w:id="3"/>
      </w:r>
      <w:r>
        <w:t xml:space="preserve"> in the house would admit to having written it. The house stood at the end of a road that no map admitted to, and the people who lived there had long since stopped expecting visitors. Rain came in from the sea most afternoons; the shutters were closed against it, and the lamps were lit early, so that from the hill the windows looked like a row of coals banked for the night. Nobody could say when the last letter had arrived. </w:t>
      </w:r>
    </w:p>
    <w:p w14:paraId="62AD5BD2" w14:textId="77777777" w:rsidR="00C72A0E" w:rsidRDefault="00C72A0E" w:rsidP="00C72A0E">
      <w:pPr>
        <w:sectPr w:rsidR="00C72A0E" w:rsidSect="001F6B8F">
          <w:pgSz w:w="11906" w:h="16838" w:code="9"/>
          <w:pgMar w:top="1440" w:right="1440" w:bottom="1440" w:left="1440" w:header="720" w:footer="720" w:gutter="0"/>
          <w:cols w:space="720"/>
          <w:docGrid w:linePitch="360"/>
        </w:sectPr>
      </w:pPr>
    </w:p>
    <w:p w14:paraId="3F4F5CF1" w14:textId="2FA87210" w:rsidR="00C72A0E" w:rsidRDefault="00C72A0E" w:rsidP="00C72A0E">
      <w:pPr>
        <w:pStyle w:val="Heading1"/>
      </w:pPr>
      <w:bookmarkStart w:id="4" w:name="_Toc241132014"/>
      <w:r>
        <w:lastRenderedPageBreak/>
        <w:t>CHAPTER TWO</w:t>
      </w:r>
      <w:bookmarkEnd w:id="4"/>
    </w:p>
    <w:p w14:paraId="0786A814" w14:textId="304D2390" w:rsidR="00C72A0E" w:rsidRDefault="00C72A0E" w:rsidP="00C72A0E">
      <w:r>
        <w:t xml:space="preserve">The answer, she decided, was in the town, and the town was reached by </w:t>
      </w:r>
      <w:hyperlink r:id="rId10" w:history="1">
        <w:r w:rsidRPr="00C72A0E">
          <w:rPr>
            <w:rStyle w:val="Hyperlink"/>
          </w:rPr>
          <w:t>https://example.org/road</w:t>
        </w:r>
      </w:hyperlink>
      <w:r>
        <w:t xml:space="preserve">. The house stood at the end of a road that no map admitted to, and the people who lived there had long since stopped expecting visitors. Rain came in from the sea most afternoons; the shutters were closed against it, and the lamps were lit early, so that from the hill the windows looked like a row of coals banked for the night. Nobody could say when the last letter had arrived. The house stood at the end of a road that no map admitted to, and the people who lived there had long since stopped expecting visitors. Rain came in from the sea most afternoons; the shutters were closed against it, and the lamps were lit early, so that from the hill the windows looked like a row of coals banked for the night. Nobody could say when the last letter had arrived. </w:t>
      </w:r>
    </w:p>
    <w:sdt>
      <w:sdtPr>
        <w:id w:val="-1690288245"/>
        <w:placeholder>
          <w:docPart w:val="DefaultPlaceholder_-1854013440"/>
        </w:placeholder>
        <w:text/>
      </w:sdtPr>
      <w:sdtContent>
        <w:p w14:paraId="0DAC6DBA" w14:textId="018480AB" w:rsidR="00C72A0E" w:rsidRDefault="00C72A0E" w:rsidP="00C72A0E">
          <w:r>
            <w:t>A sentence the author wrapped in a content control, as publishers' templates routinely do.</w:t>
          </w:r>
        </w:p>
      </w:sdtContent>
    </w:sdt>
    <w:p w14:paraId="64ADE26D" w14:textId="578497A8" w:rsidR="00C72A0E" w:rsidRDefault="00C72A0E" w:rsidP="00C72A0E">
      <w:r>
        <w:t xml:space="preserve">It was dark by the time she reached the harbour. The house stood at the end of a road that no map admitted to, and the people who lived there had long since stopped expecting visitors. Rain came in from the sea most afternoons; the shutters were closed against it, and the lamps were lit early, so that from the hill the windows looked like a row of coals banked for the night. Nobody could say when the last letter had arrived. </w:t>
      </w:r>
    </w:p>
    <w:p w14:paraId="608938E8" w14:textId="0B590350" w:rsidR="00C72A0E" w:rsidRDefault="00C72A0E" w:rsidP="00C72A0E">
      <w:pPr>
        <w:pStyle w:val="Heading1"/>
      </w:pPr>
      <w:bookmarkStart w:id="5" w:name="_Toc241132015"/>
      <w:r>
        <w:t>ΚΕΦΑΛΑΙΟ ΤΡΙΤΟ</w:t>
      </w:r>
      <w:bookmarkEnd w:id="5"/>
    </w:p>
    <w:p w14:paraId="78EC7AF8" w14:textId="101FDD01" w:rsidR="00C72A0E" w:rsidRDefault="00C72A0E" w:rsidP="00C72A0E">
      <w:r>
        <w:t xml:space="preserve">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w:t>
      </w:r>
    </w:p>
    <w:p w14:paraId="6763F8FC" w14:textId="7A9948B5" w:rsidR="00C72A0E" w:rsidRDefault="00C72A0E" w:rsidP="00C72A0E">
      <w:r>
        <w:t xml:space="preserve">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w:t>
      </w:r>
      <w:r>
        <w:rPr>
          <w:rStyle w:val="EndnoteReference"/>
        </w:rPr>
        <w:endnoteReference w:id="1"/>
      </w:r>
    </w:p>
    <w:p w14:paraId="5E462EFC" w14:textId="4585625F" w:rsidR="00C72A0E" w:rsidRDefault="00C72A0E" w:rsidP="00C72A0E">
      <w:pPr>
        <w:pStyle w:val="Heading1"/>
      </w:pPr>
      <w:bookmarkStart w:id="6" w:name="_Toc241132016"/>
      <w:r>
        <w:t>COLOPHON</w:t>
      </w:r>
      <w:bookmarkEnd w:id="6"/>
    </w:p>
    <w:p w14:paraId="26F2D6BD" w14:textId="4D24DD16" w:rsidR="00C72A0E" w:rsidRDefault="00C72A0E" w:rsidP="00C72A0E">
      <w:r>
        <w:t>Set in a typeface chosen for its patience.</w:t>
      </w:r>
    </w:p>
    <w:p w14:paraId="033520F3" w14:textId="77777777" w:rsidR="00C72A0E" w:rsidRPr="00C72A0E" w:rsidRDefault="00C72A0E" w:rsidP="00C72A0E"/>
    <w:sectPr w:rsidR="00C72A0E" w:rsidRPr="00C72A0E" w:rsidSect="001F6B8F">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uthor" w:date="2026-09-24T08:46:00Z" w:initials="A">
    <w:p w14:paraId="1B8D3B34" w14:textId="69201065" w:rsidR="00C72A0E" w:rsidRDefault="00C72A0E">
      <w:pPr>
        <w:pStyle w:val="CommentText"/>
      </w:pPr>
      <w:r>
        <w:rPr>
          <w:rStyle w:val="CommentReference"/>
        </w:rPr>
        <w:annotationRef/>
      </w:r>
      <w:r>
        <w:t>Is this the right 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D3B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C1D7AB" w16cex:dateUtc="2026-09-24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D3B34" w16cid:durableId="6FC1D7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4596" w14:textId="77777777" w:rsidR="001C7AEE" w:rsidRDefault="001C7AEE" w:rsidP="00C72A0E">
      <w:pPr>
        <w:spacing w:after="0" w:line="240" w:lineRule="auto"/>
      </w:pPr>
      <w:r>
        <w:separator/>
      </w:r>
    </w:p>
  </w:endnote>
  <w:endnote w:type="continuationSeparator" w:id="0">
    <w:p w14:paraId="64CD9FC5" w14:textId="77777777" w:rsidR="001C7AEE" w:rsidRDefault="001C7AEE" w:rsidP="00C72A0E">
      <w:pPr>
        <w:spacing w:after="0" w:line="240" w:lineRule="auto"/>
      </w:pPr>
      <w:r>
        <w:continuationSeparator/>
      </w:r>
    </w:p>
  </w:endnote>
  <w:endnote w:id="1">
    <w:p w14:paraId="658748E4" w14:textId="6D552ADD" w:rsidR="00C72A0E" w:rsidRDefault="00C72A0E">
      <w:pPr>
        <w:pStyle w:val="EndnoteText"/>
      </w:pPr>
      <w:r>
        <w:rPr>
          <w:rStyle w:val="EndnoteReference"/>
        </w:rPr>
        <w:endnoteRef/>
      </w:r>
      <w:r>
        <w:t xml:space="preserve"> Η σημείωση αυτή βρίσκεται στο τέλος του βιβλίου.</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7D710" w14:textId="77777777" w:rsidR="001C7AEE" w:rsidRDefault="001C7AEE" w:rsidP="00C72A0E">
      <w:pPr>
        <w:spacing w:after="0" w:line="240" w:lineRule="auto"/>
      </w:pPr>
      <w:r>
        <w:separator/>
      </w:r>
    </w:p>
  </w:footnote>
  <w:footnote w:type="continuationSeparator" w:id="0">
    <w:p w14:paraId="3C148210" w14:textId="77777777" w:rsidR="001C7AEE" w:rsidRDefault="001C7AEE" w:rsidP="00C72A0E">
      <w:pPr>
        <w:spacing w:after="0" w:line="240" w:lineRule="auto"/>
      </w:pPr>
      <w:r>
        <w:continuationSeparator/>
      </w:r>
    </w:p>
  </w:footnote>
  <w:footnote w:id="1">
    <w:p w14:paraId="3EFD0421" w14:textId="19A662B1" w:rsidR="00C72A0E" w:rsidRDefault="00C72A0E">
      <w:pPr>
        <w:pStyle w:val="FootnoteText"/>
      </w:pPr>
      <w:r>
        <w:rPr>
          <w:rStyle w:val="FootnoteReference"/>
        </w:rPr>
        <w:footnoteRef/>
      </w:r>
      <w:r>
        <w:t xml:space="preserve"> The postmark was illegible, which was itself a kind of message.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2"/>
  <w:removePersonalInformatio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0E"/>
    <w:rsid w:val="000A135B"/>
    <w:rsid w:val="000C1E8F"/>
    <w:rsid w:val="001C7AEE"/>
    <w:rsid w:val="001F6B8F"/>
    <w:rsid w:val="00601432"/>
    <w:rsid w:val="00942DE3"/>
    <w:rsid w:val="0094734F"/>
    <w:rsid w:val="00A76A37"/>
    <w:rsid w:val="00BA0A3E"/>
    <w:rsid w:val="00C009E0"/>
    <w:rsid w:val="00C7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B86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A0E"/>
    <w:rPr>
      <w:rFonts w:eastAsiaTheme="majorEastAsia" w:cstheme="majorBidi"/>
      <w:color w:val="272727" w:themeColor="text1" w:themeTint="D8"/>
    </w:rPr>
  </w:style>
  <w:style w:type="paragraph" w:styleId="Title">
    <w:name w:val="Title"/>
    <w:basedOn w:val="Normal"/>
    <w:next w:val="Normal"/>
    <w:link w:val="TitleChar"/>
    <w:uiPriority w:val="10"/>
    <w:qFormat/>
    <w:rsid w:val="00C72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A0E"/>
    <w:pPr>
      <w:spacing w:before="160"/>
      <w:jc w:val="center"/>
    </w:pPr>
    <w:rPr>
      <w:i/>
      <w:iCs/>
      <w:color w:val="404040" w:themeColor="text1" w:themeTint="BF"/>
    </w:rPr>
  </w:style>
  <w:style w:type="character" w:customStyle="1" w:styleId="QuoteChar">
    <w:name w:val="Quote Char"/>
    <w:basedOn w:val="DefaultParagraphFont"/>
    <w:link w:val="Quote"/>
    <w:uiPriority w:val="29"/>
    <w:rsid w:val="00C72A0E"/>
    <w:rPr>
      <w:i/>
      <w:iCs/>
      <w:color w:val="404040" w:themeColor="text1" w:themeTint="BF"/>
    </w:rPr>
  </w:style>
  <w:style w:type="paragraph" w:styleId="ListParagraph">
    <w:name w:val="List Paragraph"/>
    <w:basedOn w:val="Normal"/>
    <w:uiPriority w:val="34"/>
    <w:qFormat/>
    <w:rsid w:val="00C72A0E"/>
    <w:pPr>
      <w:ind w:left="720"/>
      <w:contextualSpacing/>
    </w:pPr>
  </w:style>
  <w:style w:type="character" w:styleId="IntenseEmphasis">
    <w:name w:val="Intense Emphasis"/>
    <w:basedOn w:val="DefaultParagraphFont"/>
    <w:uiPriority w:val="21"/>
    <w:qFormat/>
    <w:rsid w:val="00C72A0E"/>
    <w:rPr>
      <w:i/>
      <w:iCs/>
      <w:color w:val="0F4761" w:themeColor="accent1" w:themeShade="BF"/>
    </w:rPr>
  </w:style>
  <w:style w:type="paragraph" w:styleId="IntenseQuote">
    <w:name w:val="Intense Quote"/>
    <w:basedOn w:val="Normal"/>
    <w:next w:val="Normal"/>
    <w:link w:val="IntenseQuoteChar"/>
    <w:uiPriority w:val="30"/>
    <w:qFormat/>
    <w:rsid w:val="00C72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A0E"/>
    <w:rPr>
      <w:i/>
      <w:iCs/>
      <w:color w:val="0F4761" w:themeColor="accent1" w:themeShade="BF"/>
    </w:rPr>
  </w:style>
  <w:style w:type="character" w:styleId="IntenseReference">
    <w:name w:val="Intense Reference"/>
    <w:basedOn w:val="DefaultParagraphFont"/>
    <w:uiPriority w:val="32"/>
    <w:qFormat/>
    <w:rsid w:val="00C72A0E"/>
    <w:rPr>
      <w:b/>
      <w:bCs/>
      <w:smallCaps/>
      <w:color w:val="0F4761" w:themeColor="accent1" w:themeShade="BF"/>
      <w:spacing w:val="5"/>
    </w:rPr>
  </w:style>
  <w:style w:type="paragraph" w:styleId="FootnoteText">
    <w:name w:val="footnote text"/>
    <w:basedOn w:val="Normal"/>
    <w:link w:val="FootnoteTextChar"/>
    <w:uiPriority w:val="99"/>
    <w:semiHidden/>
    <w:unhideWhenUsed/>
    <w:rsid w:val="00C72A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2A0E"/>
    <w:rPr>
      <w:sz w:val="20"/>
      <w:szCs w:val="20"/>
    </w:rPr>
  </w:style>
  <w:style w:type="character" w:styleId="FootnoteReference">
    <w:name w:val="footnote reference"/>
    <w:basedOn w:val="DefaultParagraphFont"/>
    <w:uiPriority w:val="99"/>
    <w:semiHidden/>
    <w:unhideWhenUsed/>
    <w:rsid w:val="00C72A0E"/>
    <w:rPr>
      <w:vertAlign w:val="superscript"/>
    </w:rPr>
  </w:style>
  <w:style w:type="paragraph" w:styleId="Revision">
    <w:name w:val="Revision"/>
    <w:hidden/>
    <w:uiPriority w:val="99"/>
    <w:semiHidden/>
    <w:rsid w:val="00C72A0E"/>
    <w:pPr>
      <w:spacing w:after="0" w:line="240" w:lineRule="auto"/>
    </w:pPr>
  </w:style>
  <w:style w:type="character" w:styleId="CommentReference">
    <w:name w:val="annotation reference"/>
    <w:basedOn w:val="DefaultParagraphFont"/>
    <w:uiPriority w:val="99"/>
    <w:semiHidden/>
    <w:unhideWhenUsed/>
    <w:rsid w:val="00C72A0E"/>
    <w:rPr>
      <w:sz w:val="16"/>
      <w:szCs w:val="16"/>
    </w:rPr>
  </w:style>
  <w:style w:type="paragraph" w:styleId="CommentText">
    <w:name w:val="annotation text"/>
    <w:basedOn w:val="Normal"/>
    <w:link w:val="CommentTextChar"/>
    <w:uiPriority w:val="99"/>
    <w:semiHidden/>
    <w:unhideWhenUsed/>
    <w:rsid w:val="00C72A0E"/>
    <w:pPr>
      <w:spacing w:line="240" w:lineRule="auto"/>
    </w:pPr>
    <w:rPr>
      <w:sz w:val="20"/>
      <w:szCs w:val="20"/>
    </w:rPr>
  </w:style>
  <w:style w:type="character" w:customStyle="1" w:styleId="CommentTextChar">
    <w:name w:val="Comment Text Char"/>
    <w:basedOn w:val="DefaultParagraphFont"/>
    <w:link w:val="CommentText"/>
    <w:uiPriority w:val="99"/>
    <w:semiHidden/>
    <w:rsid w:val="00C72A0E"/>
    <w:rPr>
      <w:sz w:val="20"/>
      <w:szCs w:val="20"/>
    </w:rPr>
  </w:style>
  <w:style w:type="paragraph" w:styleId="CommentSubject">
    <w:name w:val="annotation subject"/>
    <w:basedOn w:val="CommentText"/>
    <w:next w:val="CommentText"/>
    <w:link w:val="CommentSubjectChar"/>
    <w:uiPriority w:val="99"/>
    <w:semiHidden/>
    <w:unhideWhenUsed/>
    <w:rsid w:val="00C72A0E"/>
    <w:rPr>
      <w:b/>
      <w:bCs/>
    </w:rPr>
  </w:style>
  <w:style w:type="character" w:customStyle="1" w:styleId="CommentSubjectChar">
    <w:name w:val="Comment Subject Char"/>
    <w:basedOn w:val="CommentTextChar"/>
    <w:link w:val="CommentSubject"/>
    <w:uiPriority w:val="99"/>
    <w:semiHidden/>
    <w:rsid w:val="00C72A0E"/>
    <w:rPr>
      <w:b/>
      <w:bCs/>
      <w:sz w:val="20"/>
      <w:szCs w:val="20"/>
    </w:rPr>
  </w:style>
  <w:style w:type="character" w:styleId="Hyperlink">
    <w:name w:val="Hyperlink"/>
    <w:basedOn w:val="DefaultParagraphFont"/>
    <w:uiPriority w:val="99"/>
    <w:unhideWhenUsed/>
    <w:rsid w:val="00C72A0E"/>
    <w:rPr>
      <w:color w:val="467886" w:themeColor="hyperlink"/>
      <w:u w:val="single"/>
    </w:rPr>
  </w:style>
  <w:style w:type="character" w:styleId="UnresolvedMention">
    <w:name w:val="Unresolved Mention"/>
    <w:basedOn w:val="DefaultParagraphFont"/>
    <w:uiPriority w:val="99"/>
    <w:semiHidden/>
    <w:unhideWhenUsed/>
    <w:rsid w:val="00C72A0E"/>
    <w:rPr>
      <w:color w:val="605E5C"/>
      <w:shd w:val="clear" w:color="auto" w:fill="E1DFDD"/>
    </w:rPr>
  </w:style>
  <w:style w:type="character" w:styleId="PlaceholderText">
    <w:name w:val="Placeholder Text"/>
    <w:basedOn w:val="DefaultParagraphFont"/>
    <w:uiPriority w:val="99"/>
    <w:semiHidden/>
    <w:rsid w:val="00C72A0E"/>
    <w:rPr>
      <w:color w:val="666666"/>
    </w:rPr>
  </w:style>
  <w:style w:type="paragraph" w:styleId="EndnoteText">
    <w:name w:val="endnote text"/>
    <w:basedOn w:val="Normal"/>
    <w:link w:val="EndnoteTextChar"/>
    <w:uiPriority w:val="99"/>
    <w:semiHidden/>
    <w:unhideWhenUsed/>
    <w:rsid w:val="00C72A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2A0E"/>
    <w:rPr>
      <w:sz w:val="20"/>
      <w:szCs w:val="20"/>
    </w:rPr>
  </w:style>
  <w:style w:type="character" w:styleId="EndnoteReference">
    <w:name w:val="endnote reference"/>
    <w:basedOn w:val="DefaultParagraphFont"/>
    <w:uiPriority w:val="99"/>
    <w:semiHidden/>
    <w:unhideWhenUsed/>
    <w:rsid w:val="00C72A0E"/>
    <w:rPr>
      <w:vertAlign w:val="superscript"/>
    </w:rPr>
  </w:style>
  <w:style w:type="paragraph" w:styleId="TOC1">
    <w:name w:val="toc 1"/>
    <w:basedOn w:val="Normal"/>
    <w:next w:val="Normal"/>
    <w:autoRedefine/>
    <w:uiPriority w:val="39"/>
    <w:unhideWhenUsed/>
    <w:rsid w:val="00C72A0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example.org/road" TargetMode="External"/><Relationship Id="rId4" Type="http://schemas.openxmlformats.org/officeDocument/2006/relationships/footnotes" Target="footnotes.xml"/><Relationship Id="rId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02FC483-E2A8-4D76-9B8B-B62A6AAC6F56}"/>
      </w:docPartPr>
      <w:docPartBody>
        <w:p w:rsidR="004E41DC" w:rsidRDefault="00C32E92">
          <w:r w:rsidRPr="00183C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E92"/>
    <w:rsid w:val="004E41DC"/>
    <w:rsid w:val="00C009E0"/>
    <w:rsid w:val="00C3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2E9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795</Words>
  <Characters>4534</Characters>
  <Application>Microsoft Office Word</Application>
  <DocSecurity>0</DocSecurity>
  <Lines>37</Lines>
  <Paragraphs>10</Paragraphs>
  <ScaleCrop>false</ScaleCrop>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2026-09-24T05:46:00Z</dcterms:created>
  <dcterms:modified xsi:type="dcterms:W3CDTF">2026-09-24T05:46:00Z</dcterms:modified>
</cp:coreProperties>
</file>