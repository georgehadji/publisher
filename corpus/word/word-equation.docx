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8CF30" w14:textId="18ADD5B7" w:rsidR="00BA0A3E" w:rsidRDefault="00D37C3A" w:rsidP="00D37C3A">
      <w:pPr>
        <w:pStyle w:val="Heading1"/>
      </w:pPr>
      <w:r>
        <w:t>CHAPTER ONE</w:t>
      </w:r>
    </w:p>
    <w:p w14:paraId="0F838406" w14:textId="6CA660D6" w:rsidR="00D37C3A" w:rsidRDefault="00D37C3A" w:rsidP="00D37C3A">
      <w:pPr>
        <w:rPr>
          <w:rFonts w:eastAsiaTheme="minorEastAsia"/>
        </w:rPr>
      </w:pPr>
      <w:r>
        <w:t xml:space="preserve">The house stood at the end of a road that no map admitted to, and the people who lived there had long since stopped expecting visitors. Rain came in from the sea most afternoons; the shutters were closed against it, and the lamps were lit early, so that from the hill the windows looked like a row of coals banked for the night. Nobody could say when the last letter had arrived. The energy of a breaking wave grows with the square of its height: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8ρg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14:paraId="6C221EE8" w14:textId="740897D3" w:rsidR="00D37C3A" w:rsidRDefault="00D37C3A" w:rsidP="00D37C3A">
      <w:r>
        <w:t>Summed over every wave in the train, the energy is</w:t>
      </w:r>
    </w:p>
    <w:p w14:paraId="328CB547" w14:textId="160C40BE" w:rsidR="00D37C3A" w:rsidRPr="00D37C3A" w:rsidRDefault="00D37C3A" w:rsidP="00D37C3A">
      <w:pPr>
        <w:rPr>
          <w:rFonts w:eastAsiaTheme="minorEastAsia"/>
        </w:rPr>
      </w:pP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 w:cs="Arial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 w:cs="Arial"/>
                  <w:i/>
                </w:rPr>
              </m:ctrlPr>
            </m:e>
          </m:nary>
        </m:oMath>
      </m:oMathPara>
    </w:p>
    <w:p w14:paraId="143B9959" w14:textId="47108C08" w:rsidR="00D37C3A" w:rsidRPr="00D37C3A" w:rsidRDefault="00D37C3A" w:rsidP="00D37C3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-b±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-4ac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32145278" w14:textId="4AA498A9" w:rsidR="00D37C3A" w:rsidRPr="00D37C3A" w:rsidRDefault="00D37C3A" w:rsidP="00D37C3A">
      <w:pPr>
        <w:rPr>
          <w:rFonts w:eastAsiaTheme="minorEastAsia"/>
        </w:rPr>
      </w:pPr>
      <m:oMathPara>
        <m:oMath>
          <m:rad>
            <m:radPr>
              <m:ctrlPr>
                <w:rPr>
                  <w:rFonts w:ascii="Cambria Math" w:hAnsi="Cambria Math" w:cs="Cambria Math"/>
                  <w:i/>
                </w:rPr>
              </m:ctrlPr>
            </m:radPr>
            <m:deg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g>
            <m:e>
              <m:r>
                <w:rPr>
                  <w:rFonts w:ascii="Cambria Math" w:hAnsi="Cambria Math"/>
                </w:rPr>
                <m:t>α+β</m:t>
              </m:r>
            </m:e>
          </m:rad>
          <m:r>
            <w:rPr>
              <w:rFonts w:ascii="Cambria Math" w:hAnsi="Cambria Math"/>
            </w:rPr>
            <m:t>=γ</m:t>
          </m:r>
        </m:oMath>
      </m:oMathPara>
    </w:p>
    <w:p w14:paraId="3F162D65" w14:textId="36E6867B" w:rsidR="00D37C3A" w:rsidRPr="00D37C3A" w:rsidRDefault="00D37C3A" w:rsidP="00D37C3A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Arial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</m:e>
          </m:d>
        </m:oMath>
      </m:oMathPara>
    </w:p>
    <w:p w14:paraId="36741A5E" w14:textId="16CC5D63" w:rsidR="00D37C3A" w:rsidRPr="00D37C3A" w:rsidRDefault="00D37C3A" w:rsidP="00D37C3A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</w:rPr>
              </m:ctrlPr>
            </m:fName>
            <m:e>
              <m:r>
                <w:rPr>
                  <w:rFonts w:ascii="Cambria Math" w:hAnsi="Cambria Math" w:cs="Aptos"/>
                </w:rPr>
                <m:t>θ</m:t>
              </m:r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 w:cs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</m:oMath>
      </m:oMathPara>
    </w:p>
    <w:p w14:paraId="301F7A70" w14:textId="250A09FE" w:rsidR="00D37C3A" w:rsidRDefault="00D37C3A" w:rsidP="00D37C3A">
      <w:r>
        <w:t xml:space="preserve">A tracked edit added </w:t>
      </w:r>
      <m:oMath>
        <m:r>
          <w:ins w:id="0" w:author="Author" w:date="2026-10-17T02:46:00Z" w16du:dateUtc="2026-10-16T23:46:00Z">
            <w:rPr>
              <w:rFonts w:ascii="Cambria Math" w:hAnsi="Cambria Math"/>
            </w:rPr>
            <m:t>y=2x</m:t>
          </w:ins>
        </m:r>
      </m:oMath>
      <w:r>
        <w:t xml:space="preserve"> to this sentence.</w:t>
      </w:r>
    </w:p>
    <w:p w14:paraId="6D28BE09" w14:textId="77777777" w:rsidR="00D37C3A" w:rsidRPr="00D37C3A" w:rsidRDefault="00D37C3A" w:rsidP="00D37C3A"/>
    <w:sectPr w:rsidR="00D37C3A" w:rsidRPr="00D37C3A" w:rsidSect="001F6B8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C3A"/>
    <w:rsid w:val="000A135B"/>
    <w:rsid w:val="000C1E8F"/>
    <w:rsid w:val="001F6B8F"/>
    <w:rsid w:val="00601432"/>
    <w:rsid w:val="00942DE3"/>
    <w:rsid w:val="0094734F"/>
    <w:rsid w:val="00A76A37"/>
    <w:rsid w:val="00BA0A3E"/>
    <w:rsid w:val="00C223BC"/>
    <w:rsid w:val="00D3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77C2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C3A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37C3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2026-10-16T23:46:00Z</dcterms:created>
  <dcterms:modified xsi:type="dcterms:W3CDTF">2026-10-16T23:46:00Z</dcterms:modified>
</cp:coreProperties>
</file>